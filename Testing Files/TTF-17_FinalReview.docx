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7 | Final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commentRangeStart w:id="0"/>
      <w:r>
        <w:t>Remove comments | Shared review sentence.</w:t>
      </w:r>
      <w:commentRangeEnd w:id="0"/>
      <w:r>
        <w:commentReference w:id="0"/>
      </w:r>
    </w:p>
    <w:p>
      <w:pPr>
        <w:keepLines/>
        <w:shd w:fill="E2F0D9"/>
      </w:pPr>
      <w:r>
        <w:t>Remove comments | Shared review sentence.</w:t>
      </w:r>
    </w:p>
    <w:p>
      <w:pPr>
        <w:spacing w:after="60"/>
      </w:pPr>
    </w:p>
    <w:p>
      <w:pPr>
        <w:keepLines/>
        <w:shd w:fill="FFF2CC"/>
      </w:pPr>
      <w:ins w:id="1" w:author="Fixture Author" w:date="2026-07-10T00:00:00Z">
        <w:r>
          <w:t>Accept tracked changes | Shared review sentence.</w:t>
        </w:r>
      </w:ins>
    </w:p>
    <w:p>
      <w:pPr>
        <w:keepLines/>
        <w:shd w:fill="E2F0D9"/>
      </w:pPr>
      <w:r>
        <w:t>Accept tracked changes | Shared review sentence.</w:t>
      </w:r>
    </w:p>
    <w:p>
      <w:pPr>
        <w:spacing w:after="60"/>
      </w:pPr>
    </w:p>
    <w:p>
      <w:pPr>
        <w:keepLines/>
        <w:shd w:fill="FFF2CC"/>
      </w:pPr>
      <w:r>
        <w:t>Minimal author cleanup | Shared review sentence.</w:t>
      </w:r>
    </w:p>
    <w:p>
      <w:pPr>
        <w:keepLines/>
        <w:shd w:fill="E2F0D9"/>
      </w:pPr>
      <w:r>
        <w:t>Minimal author cleanup | Shared review sentence.</w:t>
      </w:r>
    </w:p>
    <w:p>
      <w:pPr>
        <w:spacing w:after="60"/>
      </w:pPr>
    </w:p>
    <w:p>
      <w:pPr>
        <w:keepLines/>
        <w:shd w:fill="FFF2CC"/>
      </w:pPr>
      <w:r>
        <w:t>Normal author cleanup | Shared review sentence.</w:t>
      </w:r>
    </w:p>
    <w:p>
      <w:pPr>
        <w:keepLines/>
        <w:shd w:fill="E2F0D9"/>
      </w:pPr>
      <w:r>
        <w:t>Normal author cleanup | Shared review sentence.</w:t>
      </w:r>
    </w:p>
    <w:p>
      <w:pPr>
        <w:spacing w:after="60"/>
      </w:pPr>
    </w:p>
    <w:p>
      <w:pPr>
        <w:keepLines/>
        <w:shd w:fill="FFF2CC"/>
      </w:pPr>
      <w:r>
        <w:t>Broad author cleanup | Shared review sentence.</w:t>
      </w:r>
    </w:p>
    <w:p>
      <w:pPr>
        <w:keepLines/>
        <w:shd w:fill="E2F0D9"/>
      </w:pPr>
      <w:r>
        <w:t>Broad author cleanup | Shared review sentence.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Fixture Author" w:date="2026-07-10T00:00:00Z">
    <w:p>
      <w:r>
        <w:t>removable fixture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Fixtur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